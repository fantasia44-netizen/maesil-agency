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 xml:space="preserve">컴퓨터공학 학사(경주대) / 일본 KDDI 모바일 서버 엔지니어 5년 / 국내 식품기업 제조·마케팅·IT 총괄(2022~현재) / 식당 3년·매장 2개·온라인 셀러(배마마) 직접 운영 / agency </w:t>
            </w:r>
            <w:del w:id="101" w:author="Claude" w:date="2026-06-04T00:00:00Z">
              <w:r>
                <w:delText>28</w:delText>
              </w:r>
            </w:del>
            <w:ins w:id="102" w:author="Claude" w:date="2026-06-04T00:00:00Z">
              <w:r>
                <w:t>29</w:t>
              </w:r>
            </w:ins>
            <w:r>
              <w:t xml:space="preserve">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23380DF6" w14:textId="77777777" w:rsidR="00330EF5" w:rsidRDefault="00330EF5">
      <w:pPr>
        <w:pStyle w:val="a6"/>
        <w:ind w:left="602" w:hanging="602"/>
      </w:pPr>
    </w:p>
    <w:p w14:paraId="387C548F" w14:textId="77777777" w:rsidR="00330EF5" w:rsidRDefault="00544938">
      <w:pPr>
        <w:pStyle w:val="a6"/>
        <w:ind w:left="602" w:hanging="602"/>
        <w:jc w:val="left"/>
        <w:rPr>
          <w:rFonts w:ascii="휴먼명조" w:eastAsia="휴먼명조" w:hAnsi="휴먼명조"/>
          <w:sz w:val="30"/>
          <w:szCs w:val="30"/>
        </w:rPr>
      </w:pPr>
      <w:r/>
      <w:r>
        <w:t>【영세 자영업자가 겪는 4가지 실제 문제】</w:t>
        <w:br/>
      </w:r>
      <w:r>
        <w:t>❶ 매장 운영 — 매장 사장님 혼자 요리·접객·재고·매출 관리만으로도 하루 12~14시간. 마케팅·CS까지 손쓸 시간 부족.</w:t>
        <w:br/>
      </w:r>
      <w:r>
        <w:t>❷ 자동 응대 부재 — 카카오톡 채널 문의·카카오 맵 리뷰·예약 응대를 가게 운영 중 실시간으로 못 함. 답변 못 한 사이 고객 이탈.</w:t>
        <w:br/>
      </w:r>
      <w:r>
        <w:t>❸ 마케팅 지원 부재 — 어떤 광고를·어떤 타깃에·어떤 콘텐츠로·어떤 타이밍에 해야 매출이 늘지 분석·판단 어려움.</w:t>
        <w:br/>
      </w:r>
      <w:r>
        <w:t>❹ 콘텐츠 제작 부담 — 홍보 문구·매장/메뉴 사진·영상 쇼츠·소식·쿠폰 제작을 직접 못 함.</w:t>
        <w:br/>
      </w:r>
      <w:r>
        <w:br/>
      </w:r>
      <w:r>
        <w:t>【외주·인력 채용 모두 영세 자영업자 현실에서 어려움】</w:t>
        <w:br/>
      </w:r>
      <w:r>
        <w:t>· 외주 광고대행사 — 비용 부담·신뢰 부족으로 사실상 못 씀</w:t>
        <w:br/>
      </w:r>
      <w:r>
        <w:t>· 외주 콘텐츠 제작자 — 어쩌다 한 번 의뢰 가능하나 주기적 의뢰 어려움</w:t>
        <w:br/>
      </w:r>
      <w:r>
        <w:t>· 직원 채용 — 인건비·4대보험 부담으로 영세 자영업자 사실상 불가</w:t>
        <w:br/>
      </w:r>
      <w:r>
        <w:t>→ 결과: 매장 사장님 혼자 모든 걸 감당하다 매출 성장 기회 상실의 악순환</w:t>
        <w:br/>
      </w:r>
      <w:r>
        <w:t>→ 정부 R&amp;D 본 PoC = 소공인이 부담 없이 실제 사용 가능한 AI 시스템 개발·실증으로 디지털 격차 해소</w:t>
      </w:r>
    </w:p>
    <w:p w14:paraId="14C4C2A6" w14:textId="77777777" w:rsidR="00330EF5" w:rsidRDefault="00330EF5">
      <w:pPr>
        <w:pStyle w:val="a6"/>
        <w:ind w:left="602" w:hanging="602"/>
      </w:pPr>
    </w:p>
    <w:p w14:paraId="5B6C25D5"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5EF439D0" w14:textId="77777777" w:rsidR="00330EF5" w:rsidRDefault="00330EF5">
      <w:pPr>
        <w:pStyle w:val="a6"/>
        <w:ind w:left="602" w:hanging="602"/>
      </w:pPr>
    </w:p>
    <w:p w14:paraId="5A5ACDCF" w14:textId="77777777" w:rsidR="00330EF5" w:rsidRDefault="00544938">
      <w:pPr>
        <w:pStyle w:val="a6"/>
        <w:ind w:left="602" w:hanging="602"/>
        <w:jc w:val="left"/>
        <w:rPr>
          <w:rFonts w:ascii="휴먼명조" w:eastAsia="휴먼명조" w:hAnsi="휴먼명조"/>
          <w:sz w:val="30"/>
          <w:szCs w:val="30"/>
        </w:rPr>
      </w:pPr>
      <w:r/>
      <w:r>
        <w:t>【AI 비서 팀이 영세 자영업자 4가지 문제 해결】</w:t>
        <w:br/>
      </w:r>
      <w:r>
        <w:br/>
      </w:r>
      <w:r>
        <w:t>❶ 매장 운영 지원 → 매요AI가 매일 현 상태 파악·분석·매장 사장님에게 통합 보고</w:t>
        <w:br/>
      </w:r>
      <w:r>
        <w:t xml:space="preserve">   카카오모빌리티 제공 「방문·매장 데이터 + 상권분석 + 고객 유형·방문 패턴」을 매실 인사이트 알고리즘으로 심층 분석</w:t>
        <w:br/>
      </w:r>
      <w:r>
        <w:t xml:space="preserve">   → 매장 사장님이 진짜 알고 싶은 4가지(매출/광고효율/이익률/원가) + 다음 액션 방향 정확하게 제시</w:t>
        <w:br/>
      </w:r>
      <w:r>
        <w:t xml:space="preserve">   "어제 광고비·친구 수·매출 + 오늘 추천 액션" → 사장님 1탭 결정</w:t>
        <w:br/>
      </w:r>
      <w:r>
        <w:br/>
      </w:r>
      <w:r>
        <w:t>❷ 자동 응대 → CS팀 AI(매요AI)가 가게 운영 중에도 실시간 자동 처리</w:t>
        <w:br/>
      </w:r>
      <w:r>
        <w:t xml:space="preserve">   ✅ 가능: 일반 안내(영업시간·메뉴·위치) · 카카오 맵 리뷰 답변 · 카카오톡 채널 채팅 1차 응대 · 예약 응대·노쇼 관리</w:t>
        <w:br/>
      </w:r>
      <w:r>
        <w:t xml:space="preserve">   ⚠️ 사장님 결정: 불만 클레임·환불 요청 → 답변 초안 3개 제시(사과+제안 답변/직접 통화/잠시 보류) → 사장님 1탭</w:t>
        <w:br/>
      </w:r>
      <w:r>
        <w:br/>
      </w:r>
      <w:r>
        <w:t>❸ 마케팅 지원 → 마케팅팀 AI 심층 데이터 분석·인사이트·맞춤형 프로모션 전략 추천</w:t>
        <w:br/>
      </w:r>
      <w:r>
        <w:t xml:space="preserve">   카카오모빌리티 「고객 유형·방문 패턴」 + 매실 인사이트 ROI 알고리즘</w:t>
        <w:br/>
      </w:r>
      <w:r>
        <w:t xml:space="preserve">   → 매장별 맞춤형 프로모션 전략 자동 추천 (어디에·언제·누구에게·어떤 콘텐츠)</w:t>
        <w:br/>
      </w:r>
      <w:r>
        <w:t xml:space="preserve">   카카오 모먼트 광고·카카오톡 친구톡 자동 운영</w:t>
        <w:br/>
      </w:r>
      <w:r>
        <w:t xml:space="preserve">   ※ 회계 정리/세금계산서는 본 PoC 외 (매실 인사이트 별도 옵션)</w:t>
        <w:br/>
      </w:r>
      <w:r>
        <w:br/>
      </w:r>
      <w:r>
        <w:t>❹ 콘텐츠 제작 → 매실 스튜디오 한국 커머스 특화 AI가 「내 매장 브랜드」 맞춤 자동 생성</w:t>
        <w:br/>
      </w:r>
      <w:r>
        <w:t xml:space="preserve">   · 카카오톡 채널 소식·친구톡 메시지·쿠폰</w:t>
        <w:br/>
      </w:r>
      <w:r>
        <w:t xml:space="preserve">   · 카카오 페이지·카카오 비즈니스 블로그 글 (장문 홍보·SEO 콘텐츠)</w:t>
        <w:br/>
      </w:r>
      <w:r>
        <w:t xml:space="preserve">   · 카카오 영상보기 쇼츠 (BGM·자막·인트로 자동)</w:t>
        <w:br/>
      </w:r>
      <w:r>
        <w:t xml:space="preserve">   · 매장 사진·요리/메뉴 사진·홍보 문구</w:t>
        <w:br/>
      </w:r>
      <w:r>
        <w:t xml:space="preserve">   · 카카오 맵 리뷰 답변 콘텐츠</w:t>
        <w:br/>
      </w:r>
      <w:r>
        <w:t xml:space="preserve">   → 매장 브랜드 톤·매장 특색에 맞춰 자동 생성, 사장님 1클릭 일괄 승인 → 홍보 즉시 활용</w:t>
        <w:br/>
      </w:r>
      <w:r>
        <w:br/>
      </w:r>
      <w:r>
        <w:t>【매장 사장님 1일 사용 — 카카오톡 안에서 1탭】</w:t>
        <w:br/>
      </w:r>
      <w:r>
        <w:t>🌅 아침: "광고비 35,000원·친구 8명↑·매출 187,000원. 오늘 11:30 '오늘의 메뉴' 발송 추천 — 승인?" → 1탭</w:t>
        <w:br/>
      </w:r>
      <w:r>
        <w:t>🍱 점심: "이번 주 영상 쇼츠 3개·블로그 글 2개 준비됐어요. 마음에 안 들면 '다시'" → 'OK'</w:t>
        <w:br/>
      </w:r>
      <w:r>
        <w:t>⚠️ 민감 케이스 시: "사장님, 음식에 머리카락 클레임이 들어왔어요. 1번(사과+환불 안내)/2번(직접 통화)/3번(잠시 보류)?" → 사장님 1탭</w:t>
        <w:br/>
      </w:r>
      <w:r>
        <w:t>🌙 저녁: "오늘 매출 +12%. 내일 단골 30명께 친구톡 쿠폰?" → '좋아'</w:t>
        <w:br/>
      </w:r>
      <w:r>
        <w:br/>
      </w:r>
      <w:r>
        <w:t>【카카오 도구 7종 — 3계층】</w:t>
        <w:br/>
      </w:r>
      <w:r>
        <w:t>🔴 1선 4종 (사장님 1탭) = 톡채널 · 비즈메시지 · 모먼트 · 맵</w:t>
        <w:br/>
      </w:r>
      <w:r>
        <w:t>⚙️ 백엔드 2종 (자동 처리) = 카카오 페이 · 영상보기</w:t>
        <w:br/>
      </w:r>
      <w:r>
        <w:t>🟢 옵션 1종 (업종별) = 카카오 톡예약</w:t>
        <w:br/>
      </w:r>
      <w:r>
        <w:t>❌ 본 PoC 범위 외 = 톡스토어·싱크·검색광고</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jc w:val="left"/>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ins w:id="105" w:author="Claude" w:date="2026-06-04T00:00:00Z">
        <w:r>
          <w:rPr>
            <w:rFonts w:ascii="휴먼명조" w:eastAsia="휴먼명조" w:hAnsi="휴먼명조"/>
            <w:sz w:val="30"/>
            <w:szCs w:val="30"/>
          </w:rPr>
          <w:br/>
        </w:r>
        <w:r>
          <w:rPr>
            <w:rFonts w:ascii="휴먼명조" w:eastAsia="휴먼명조" w:hAnsi="휴먼명조"/>
            <w:sz w:val="30"/>
            <w:szCs w:val="30"/>
          </w:rPr>
          <w:t xml:space="preserve">【현재 구동 중인 기술 스택 — 오프라인 확장 근거】 매요AI L1/L2/L2.5/L3 4계층 CS 엔진 실가동: L1(컨텍스트 주입·무비용) → L2(FAQ DB 매칭·무비용) → L2.5(미답변 자동 보강·동적 KB·무비용) → L3(Claude Haiku 폴백·건당 ~₩0.13). 온라인 셀러 CS(네이버 스마트스토어·쿠팡)에서 실증된 동일 아키텍처를 오프라인 매장 채널(카카오 맵 리뷰·톡채널·예약)에 어댑터 교체만으로 확장. 매실 인사이트 온라인 정산 변환 알고리즘 → 카카오페이 정산·카카오모먼트 광고비에 동일 로직 즉시 적용 가능. 오케스트레이터(2단계 라우팅: 키워드 룰 → Claude Haiku LLM) + ThreadPoolExecutor 병렬 4워커 — 아침 브리핑 4 에이전트 동시 실행 현재 자체 운영 중.</w:t>
        </w:r>
      </w:ins>
    </w:p>
    <w:p w14:paraId="60C2D983" w14:textId="77777777" w:rsidR="00330EF5" w:rsidRDefault="00330EF5">
      <w:pPr>
        <w:pStyle w:val="a6"/>
        <w:ind w:left="602" w:hanging="602"/>
      </w:pPr>
    </w:p>
    <w:p w14:paraId="2E1F5F7E"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3D34B681" w14:textId="77777777" w:rsidR="00330EF5" w:rsidRDefault="00330EF5">
      <w:pPr>
        <w:pStyle w:val="a6"/>
        <w:ind w:left="602" w:hanging="602"/>
      </w:pPr>
    </w:p>
    <w:p w14:paraId="2A4A53AC" w14:textId="77777777" w:rsidR="00330EF5" w:rsidRDefault="00544938">
      <w:pPr>
        <w:pStyle w:val="a6"/>
        <w:ind w:left="602" w:hanging="602"/>
        <w:jc w:val="left"/>
        <w:rPr>
          <w:rFonts w:ascii="휴먼명조" w:eastAsia="휴먼명조" w:hAnsi="휴먼명조"/>
          <w:sz w:val="30"/>
          <w:szCs w:val="30"/>
        </w:rPr>
      </w:pPr>
      <w:r/>
      <w:r>
        <w:t>【진짜 USP — 카카오 데이터 심층 분석 + 매장 브랜드 맞춤 콘텐츠 자동 생성】</w:t>
        <w:br/>
      </w:r>
      <w:r>
        <w:br/>
      </w:r>
      <w:r>
        <w:t>🔍 [데이터 심층 분석 — 카카오모빌리티 제공 데이터 × 매실 인사이트 정산 변환 특허 알고리즘]</w:t>
        <w:br/>
      </w:r>
      <w:r>
        <w:t>· 카카오모빌리티 「방문·매장 기반 데이터 + 상권분석 환경」 + 「고객 유형·방문 패턴」을 매실 인사이트 알고리즘으로 심층 가공</w:t>
        <w:br/>
      </w:r>
      <w:r>
        <w:t>· 매출/광고효율/이익률/원가 분석(인사이트 4종)을 매장 사장님이 진짜 이해할 수 있게 정확하게 정리·방향 제시</w:t>
        <w:br/>
      </w:r>
      <w:r>
        <w:t>· 매요AI가 매일 현 상태 파악·분석·매장 사장님에게 통합 보고</w:t>
        <w:br/>
      </w:r>
      <w:r>
        <w:br/>
      </w:r>
      <w:r>
        <w:t>🎨 [매장 브랜드 맞춤 콘텐츠 자동 생성 — 매실 스튜디오]</w:t>
        <w:br/>
      </w:r>
      <w:r>
        <w:t>· 카카오톡 소식·친구톡·쿠폰 · 카카오 페이지·블로그 글 · 카카오 영상보기 쇼츠 · 매장/요리 사진 · 카카오 맵 리뷰 답변</w:t>
        <w:br/>
      </w:r>
      <w:r>
        <w:t>· 매장의 브랜드 톤·매장 특색·고객층에 맞춰 자동 생성 — 사장님이 1클릭 승인하면 홍보에 즉시 활용 가능</w:t>
        <w:br/>
      </w:r>
      <w:r>
        <w:br/>
      </w:r>
      <w:r>
        <w:t>🤵 [CS팀 AI — 실시간 자동 응대 + 책임 있는 에스컬레이션]</w:t>
        <w:br/>
      </w:r>
      <w:r>
        <w:t>✅ AI 가능: 일반 안내·1차 채팅/리뷰/예약 응대·노쇼 관리</w:t>
        <w:br/>
      </w:r>
      <w:r>
        <w:t>⚠️ 사장님 결정: 불만 클레임·환불 요청 → 답변 초안 3개(사과+제안 답변/직접 통화/잠시 보류) → 사장님 1탭</w:t>
        <w:br/>
      </w:r>
      <w:r>
        <w:br/>
      </w:r>
      <w:r>
        <w:t>【시장 기존 솔루션 vs 매실 — 4가지 문제 해결 범위 비교】</w:t>
        <w:br/>
      </w:r>
      <w:r>
        <w:t>· 카카오 광고대행사 = 광고 운영만 (심층 분석·콘텐츠·CS 부재, 영세 자영업자 비용 부담)</w:t>
        <w:br/>
      </w:r>
      <w:r>
        <w:t>· 콘텐츠 AI = 단순 콘텐츠 생성만 (매장 브랜드 맞춤·심층 분석·CS 부재)</w:t>
        <w:br/>
      </w:r>
      <w:r>
        <w:t>· POS·ERP SaaS = 매장 운영만 (분석·콘텐츠·CS 부재)</w:t>
        <w:br/>
      </w:r>
      <w:r>
        <w:t>✅ 매실패밀리 = 심층 분석[인사이트 4종] + 맞춤형 프로모션 추천 + 매장 브랜드 맞춤 콘텐츠 자동 생성[카카오 페이지/블로그 포함] + 실시간 CS 응대 통합</w:t>
        <w:br/>
      </w:r>
      <w:r>
        <w:br/>
      </w:r>
      <w:r>
        <w:t>【김대희 CTO — 사용자가 곧 개발자】</w:t>
        <w:br/>
      </w:r>
      <w:r>
        <w:t>컴공 학사 + KDDI 5년 + 식품기업 IT 총괄(2022~) + 식당 3년·매장 2개·온라인 셀러 직접 운영</w:t>
        <w:br/>
      </w:r>
      <w:r>
        <w:t>→ 본인이 매장 사장님으로서 외주·인력 채용 모두 어려운 영세 자영업자 현실을 직접 겪었기에 진짜 페인포인트 알고 만든 솔루션</w:t>
        <w:br/>
      </w:r>
      <w:r>
        <w:t xml:space="preserve">【실증】 5 SaaS 중 4개 상용화 · 외부 6개사 무료 베타 실사용 · 자가 운영 3개월 단조 개선 · 회귀 186/186 PASS</w:t>
      </w:r>
      <w:ins w:id="106" w:author="Claude" w:date="2026-06-04T00:00:00Z">
        <w:r>
          <w:rPr>
            <w:rFonts w:ascii="휴먼명조" w:eastAsia="휴먼명조" w:hAnsi="휴먼명조"/>
            <w:sz w:val="30"/>
            <w:szCs w:val="30"/>
          </w:rPr>
          <w:t xml:space="preserve"> · 매실 스튜디오(fantasia44-netizen/maesil-studio) 콘텐츠 생성 엔진 별도 마이크로서비스 운영 중 — 오프라인 매장 브랜드 맞춤 생성으로 범위 확장 예정</w:t>
        </w:r>
      </w:ins>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jc w:val="left"/>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jc w:val="left"/>
        <w:rPr>
          <w:rFonts w:ascii="휴먼명조" w:eastAsia="휴먼명조" w:hAnsi="휴먼명조"/>
          <w:sz w:val="30"/>
          <w:szCs w:val="30"/>
        </w:rPr>
      </w:pPr>
      <w:r/>
      <w:r>
        <w:t>【1차 KPI — 영세 자영업자 4가지 문제 해결 (정부 R&amp;D 본 PoC 개발 목표·공고문 3대 핵심 기능 정합)】</w:t>
        <w:br/>
      </w:r>
      <w:r>
        <w:br/>
      </w:r>
      <w:r>
        <w:t>❶ 매장 운영 지원 + 심층 분석 (공고문 ❶ 고객·상권 기반 마케팅 인사이트 제공)</w:t>
        <w:br/>
      </w:r>
      <w:r>
        <w:t>· 카카오모빌리티 제공 「방문·매장 데이터 + 상권분석 + 고객 유형·방문 패턴」을 매실 인사이트 알고리즘 심층 가공</w:t>
        <w:br/>
      </w:r>
      <w:r>
        <w:t>· 매요AI 매일 통합 보고 — 매출/광고효율/이익률/원가(인사이트 4종) + 다음 액션 방향 정확하게 제시</w:t>
        <w:br/>
      </w:r>
      <w:r>
        <w:t>· 매장 사장님 마케팅 수작업 80% 절감 추정 (월 30~50시간 → 6~10시간) + 가족·여가 시간 회복</w:t>
        <w:br/>
      </w:r>
      <w:r>
        <w:br/>
      </w:r>
      <w:r>
        <w:t>❷ 자동 응대 — CS팀 AI(매요AI) (공고문 ❸ 마케팅·고객응대 콘텐츠 자동 생성 일부)</w:t>
        <w:br/>
      </w:r>
      <w:r>
        <w:t>· 카카오톡 채널 채팅·맵 리뷰·예약 1차 자동 응대 매장당 월 10~50건 처리 추정</w:t>
        <w:br/>
      </w:r>
      <w:r>
        <w:t>· 민감 케이스(불만 클레임·환불 요청) 자동 감지 → 답변 초안 3개 제시(사과+제안 답변/직접 통화/잠시 보류)</w:t>
        <w:br/>
      </w:r>
      <w:r>
        <w:br/>
      </w:r>
      <w:r>
        <w:t>❸ 마케팅 지원 — 마케팅팀 AI 맞춤형 프로모션 (공고문 ❷ AI 기반 맞춤형 프로모션 전략 추천)</w:t>
        <w:br/>
      </w:r>
      <w:r>
        <w:t>· 데이터 기반 맞춤형 프로모션 자동 추천 — "어디에·언제·누구에게·어떤 콘텐츠"</w:t>
        <w:br/>
      </w:r>
      <w:r>
        <w:t>· 카카오 모먼트 광고 ROI 자동 최적화 (광고비 강제 증가 X) — 매장당 전환율·매출 기여 평균 +5~25% 향상 추정</w:t>
        <w:br/>
      </w:r>
      <w:r>
        <w:br/>
      </w:r>
      <w:r>
        <w:t>❹ 콘텐츠 제작 — 매실 스튜디오 매장 브랜드 맞춤 (공고문 ❸ 홍보 문구·리뷰 답변 등 콘텐츠 자동 생성)</w:t>
        <w:br/>
      </w:r>
      <w:r>
        <w:t>· 매장당 월 20~30건 자동 제작 — 카카오톡 소식/친구톡/쿠폰 · 카카오 페이지·블로그 글 · 영상 쇼츠 · 매장/요리 사진 · 카카오 맵 리뷰 답변</w:t>
        <w:br/>
      </w:r>
      <w:r>
        <w:t>· 매장 브랜드 톤·매장 특색·고객층 맞춤 자동 생성 → 사장님 1클릭 일괄 승인 → 홍보 즉시 활용</w:t>
        <w:br/>
      </w:r>
      <w:r>
        <w:br/>
      </w:r>
      <w:r>
        <w:t>🌱 [정부 R&amp;D 목표 정합 — 소공인 AI 접근성 확대]</w:t>
        <w:br/>
      </w:r>
      <w:r>
        <w:t>· 외주·인력 채용 모두 어려운 영세 자영업자가 부담 없이 사용 가능한 AI 시스템 개발·실증</w:t>
        <w:br/>
      </w:r>
      <w:r>
        <w:t>· 전국민 AI 접근성 확대 정부 정책 기조 정합 + 중기부 소상공인 디지털 격차 해소 정책 정합</w:t>
        <w:br/>
      </w:r>
      <w:r>
        <w:t>· ※ 사업화 단계 요금 정책·수익 모델은 본 PoC 종료 후 후속 검토 영역</w:t>
        <w:br/>
      </w:r>
      <w:r>
        <w:br/>
      </w:r>
      <w:r>
        <w:t>【실제 사용 가능성 검증 KPI — 본 PoC의 진짜 평가 지표】</w:t>
        <w:br/>
      </w:r>
      <w:r>
        <w:t>⑴ 매요AI 보고 1탭 승인 응답률 70% 이상</w:t>
        <w:br/>
      </w:r>
      <w:r>
        <w:t>⑵ NPS 추천 지수 +30 이상</w:t>
        <w:br/>
      </w:r>
      <w:r>
        <w:t>⑶ 매장 잔존율 80% 이상 (6개월 종료 시)</w:t>
        <w:br/>
      </w:r>
      <w:r>
        <w:t>⑷ 매월 매장 사장님 1대1 인터뷰 → UX 즉시 개선</w:t>
        <w:br/>
      </w:r>
      <w:r>
        <w:br/>
      </w:r>
      <w:r>
        <w:t>【2차 KPI — 카카오모빌리티 부서별 동반 효익 (자연 발생, 강제 증가 X)】</w:t>
        <w:br/>
      </w:r>
      <w:r>
        <w:t>⑤ PMO: 도구 활용 효율 자연 향상 → 광고 매출 자연 안정화 + 데이터 자연 축적</w:t>
        <w:br/>
      </w:r>
      <w:r>
        <w:t>⑥ POI서비스팀: 카카오 맵 POI 풍부도/정확도 자동 향상 → 카카오T 사용자 매장 발견·방문 전환율 자연 증대</w:t>
        <w:br/>
      </w:r>
      <w:r>
        <w:t>⑦ 미래플랫폼경제연구소: 카카오T 이동 + 페이 결제 + 매장 운영 결합 분석 → 소상공인 디지털 격차 정책 보고서 + 영상보기 3,000~6,000편 자연 공급</w:t>
        <w:br/>
      </w:r>
      <w:r>
        <w:br/>
      </w:r>
      <w:r>
        <w:t>【범위 우선순위】 1단계(M2~M3) 1선 4종 → 2단계(M4) 백엔드 2종 → 3단계(M5) 옵션 1종</w:t>
      </w:r>
    </w:p>
    <w:p w14:paraId="3A3A6EEA" w14:textId="77777777" w:rsidR="00330EF5" w:rsidRDefault="00330EF5">
      <w:pPr>
        <w:pStyle w:val="a6"/>
        <w:ind w:left="602" w:hanging="602"/>
      </w:pPr>
    </w:p>
    <w:p w14:paraId="6EBDD634" w14:textId="77777777" w:rsidR="00330EF5" w:rsidRDefault="00544938">
      <w:pPr>
        <w:pStyle w:val="a6"/>
        <w:ind w:left="602" w:hanging="602"/>
        <w:jc w:val="left"/>
        <w:rPr>
          <w:rFonts w:ascii="휴먼명조" w:eastAsia="휴먼명조" w:hAnsi="휴먼명조"/>
          <w:sz w:val="30"/>
          <w:szCs w:val="30"/>
        </w:rPr>
      </w:pPr>
      <w:r>
        <w:t>◦ 추진 전략 — 3축 "① 영세 자영업자 4가지 문제(매장 운영·자동 응대·마케팅·콘텐츠) AI 통합 해결 ② 카카오 도구 활용 효율 자동 최적화 (광고비 폭증 X) ③ 카카오 데이터·인사이트 자연 축적·광고 매출 자연 안정화"</w:t>
      </w:r>
    </w:p>
    <w:p w14:paraId="03CF88DF" w14:textId="77777777" w:rsidR="00330EF5" w:rsidRDefault="00330EF5">
      <w:pPr>
        <w:pStyle w:val="a6"/>
        <w:ind w:left="602" w:hanging="602"/>
      </w:pPr>
    </w:p>
    <w:p w14:paraId="1627236D" w14:textId="47D531F6" w:rsidR="00330EF5" w:rsidRDefault="00544938" w:rsidP="00CF6FA5">
      <w:pPr>
        <w:pStyle w:val="a6"/>
        <w:ind w:left="602" w:hanging="602"/>
        <w:jc w:val="left"/>
        <w:rPr>
          <w:rFonts w:ascii="휴먼명조" w:eastAsiaTheme="minorEastAsia" w:hAnsi="휴먼명조" w:hint="eastAsia"/>
          <w:sz w:val="30"/>
          <w:szCs w:val="30"/>
        </w:rPr>
      </w:pPr>
      <w:r/>
      <w:r>
        <w:t>【추진 전략 3축】</w:t>
        <w:br/>
      </w:r>
      <w:r>
        <w:t>① 영세 자영업자 4가지 문제 AI 통합 해결</w:t>
        <w:br/>
      </w:r>
      <w:r>
        <w:t xml:space="preserve">   외주 광고대행사·콘텐츠 제작자·직원 채용 모두 어려운 영세 자영업자가 매장 운영하며 마케팅·CS·콘텐츠를 모두 감당하는 현실.</w:t>
        <w:br/>
      </w:r>
      <w:r>
        <w:t xml:space="preserve">   매실 5 SaaS·6 AI 에이전트가 매장 운영 지원(매요AI 보고) + 자동 응대(CS팀 AI) + 마케팅 지원(마케팅팀 AI 인사이트 4종+추천) + 콘텐츠 제작(매실 스튜디오) 통합 운영.</w:t>
        <w:br/>
      </w:r>
      <w:r>
        <w:br/>
      </w:r>
      <w:r>
        <w:t>② 카카오 도구 활용 효율 자동 최적화 (광고비 폭증 X · ROI 최대화)</w:t>
        <w:br/>
      </w:r>
      <w:r>
        <w:t xml:space="preserve">   매장 한정된 광고비 그대로 또는 점진 조정·매실 인사이트 ROI 알고리즘이 카카오 모먼트 자동 최적화. 최적 시간·타겟·콘텐츠로 효율 최대화. ★ 영상보기 쇼츠 자동 생성으로 신규 콘텐츠 생태계 동반 활성화.</w:t>
        <w:br/>
      </w:r>
      <w:r>
        <w:br/>
      </w:r>
      <w:r>
        <w:t>③ 카카오 자연 동반 효익 (자체 개발 부담 없는 win-win)</w:t>
        <w:br/>
      </w:r>
      <w:r>
        <w:t xml:space="preserve">   매장 효율 활용에 따라 카카오는 매장 운영·고객 방문 패턴 데이터 자연 축적·광고 매출 자연 안정화·카카오 맵 POI 풍부도 자연 향상·영상보기 신규 콘텐츠 자연 공급. 매실이 어댑터 추가 개발·매장 모집/운영 → 카카오는 데이터 액세스만 제공.</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jc w:val="left"/>
        <w:rPr>
          <w:rFonts w:ascii="휴먼명조" w:eastAsia="휴먼명조" w:hAnsi="휴먼명조"/>
          <w:sz w:val="30"/>
          <w:szCs w:val="30"/>
        </w:rPr>
      </w:pPr>
      <w:r>
        <w:t xml:space="preserve">◦ 팀 구성 — 청년창업가 CEO + 풀스택 CTO 2인 + 백엔드 매실 에이전시 </w:t>
      </w:r>
      <w:del w:id="103" w:author="Claude" w:date="2026-06-04T00:00:00Z">
        <w:r>
          <w:rPr>
            <w:rFonts w:ascii="휴먼명조" w:eastAsia="휴먼명조" w:hAnsi="휴먼명조"/>
            <w:sz w:val="30"/>
            <w:szCs w:val="30"/>
          </w:rPr>
          <w:delText>5종 부서 AI(세일즈·파이낸스·웨어하우스·CS·개발)</w:delText>
        </w:r>
      </w:del>
      <w:ins w:id="104" w:author="Claude" w:date="2026-06-04T00:00:00Z">
        <w:r>
          <w:rPr>
            <w:rFonts w:ascii="휴먼명조" w:eastAsia="휴먼명조" w:hAnsi="휴먼명조"/>
            <w:sz w:val="30"/>
            <w:szCs w:val="30"/>
          </w:rPr>
          <w:t>6 AI 에이전트(그로스·파이낸스·웨어하우스·CS·개발·테스터) + 오케스트레이터(비서 역할 라우팅)</w:t>
        </w:r>
      </w:ins>
      <w:r>
        <w:rPr>
          <w:rFonts w:ascii="휴먼명조" w:eastAsia="휴먼명조" w:hAnsi="휴먼명조"/>
          <w:sz w:val="30"/>
          <w:szCs w:val="30"/>
        </w:rPr>
        <w:t xml:space="preserve"> → 매장 사장님 시점에서는 2개 AI 비서 팀(마케팅팀+CS팀)으로 통합 노출</w:t>
      </w:r>
    </w:p>
    <w:p w14:paraId="2152E604" w14:textId="77777777" w:rsidR="00330EF5" w:rsidRDefault="00330EF5">
      <w:pPr>
        <w:pStyle w:val="a6"/>
        <w:ind w:left="602" w:hanging="602"/>
      </w:pPr>
    </w:p>
    <w:p w14:paraId="044EE5A6" w14:textId="77777777" w:rsidR="00330EF5" w:rsidRDefault="00544938">
      <w:pPr>
        <w:pStyle w:val="a6"/>
        <w:ind w:left="602" w:hanging="602"/>
        <w:jc w:val="left"/>
        <w:rPr>
          <w:rFonts w:ascii="휴먼명조" w:eastAsia="휴먼명조" w:hAnsi="휴먼명조"/>
          <w:sz w:val="30"/>
          <w:szCs w:val="30"/>
        </w:rPr>
      </w:pPr>
      <w:r/>
      <w:r>
        <w:t>【김은지 — 단독대표·CEO, 청년창업가 (1991.04.26 만 35세)】</w:t>
        <w:br/>
      </w:r>
      <w:r>
        <w:t>· 자금 조달·운영 의사결정·전략 승인 + 자가 운영 브랜드 배마마 책임</w:t>
        <w:br/>
      </w:r>
      <w:r>
        <w:t>· PoC 중 카카오모빌리티 PMO와 협약·자금 운영 담당</w:t>
        <w:br/>
      </w:r>
      <w:r>
        <w:br/>
      </w:r>
      <w:r>
        <w:t>【김대희 — 사내이사·CTO, 풀스택 100%】</w:t>
        <w:br/>
      </w:r>
      <w:r>
        <w:t>· 전 제품 단독 개발 (5 SaaS, 28+10 SQL 마이그·45+45 blueprint·회귀 186/186 PASS)</w:t>
        <w:br/>
      </w:r>
      <w:r>
        <w:t>· PoC 카카오 API 어댑터·매실 스튜디오 자동 생성기·매요AI 응답·기술 발표 직접 담당</w:t>
        <w:br/>
      </w:r>
      <w:r>
        <w:t>· 경력: 컴공 학사(경주대) + 일본 KDDI 5년 + 국내 식품기업 IT 총괄(2022~) + 식당 3년·매장 2개·온라인 셀러(배마마) 직접 운영</w:t>
        <w:br/>
      </w:r>
      <w:r>
        <w:t>· "사용자 = 개발자" 통합 풀스택 — 매장 사장님 페인포인트 직접 체험</w:t>
      </w:r>
    </w:p>
    <w:p w14:paraId="61CCBBA3" w14:textId="77777777" w:rsidR="00330EF5" w:rsidRDefault="00330EF5">
      <w:pPr>
        <w:pStyle w:val="a6"/>
        <w:ind w:left="602" w:hanging="602"/>
      </w:pPr>
    </w:p>
    <w:p w14:paraId="06474E1C"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jc w:val="left"/>
        <w:rPr>
          <w:rFonts w:ascii="휴먼명조" w:eastAsia="휴먼명조" w:hAnsi="휴먼명조"/>
          <w:sz w:val="30"/>
          <w:szCs w:val="30"/>
        </w:rPr>
      </w:pPr>
      <w:r/>
      <w:r>
        <w:t>【AI 비서 팀 = 영세 자영업자 4가지 문제 통합 해결】</w:t>
        <w:br/>
      </w:r>
      <w:r>
        <w:t>매장 사장님이 보는 화면은 단 하나 — 평소 쓰는 카카오톡 안. 매요AI가 매일 통합 보고/추천 메시지·사장님은 1탭 응답.</w:t>
        <w:br/>
      </w:r>
      <w:r>
        <w:br/>
      </w:r>
      <w:r>
        <w:t>【매요AI 매일 통합 보고 예시】</w:t>
        <w:br/>
      </w:r>
      <w:r>
        <w:t>"사장님, 어제 광고비 35,000원·친구 8명↑·매출 187,000원. 오늘 점심 직전 '오늘의 메뉴' 발송 추천 — '네/아니오/다시'?"</w:t>
        <w:br/>
      </w:r>
      <w:r>
        <w:br/>
      </w:r>
      <w:r>
        <w:t>👨‍💼 [마케팅팀 AI — ❶❸ 심층 분석 + 마케팅 지원 + ❹ 콘텐츠 제작]</w:t>
        <w:br/>
      </w:r>
      <w:r>
        <w:t>· 카카오모빌리티 「방문·매장 데이터 + 상권분석」 + 「고객 유형·방문 패턴」을 매실 인사이트 알고리즘으로 심층 가공·분석</w:t>
        <w:br/>
      </w:r>
      <w:r>
        <w:t>· 매출/광고효율/이익률/원가 분석 (인사이트 4종, 매실 인사이트 적용·매장 사장님이 진짜 이해 가능한 정확한 정리·방향 제시)</w:t>
        <w:br/>
      </w:r>
      <w:r>
        <w:t>· 데이터 기반 맞춤형 프로모션 자동 추천·카카오 페이 정산·모먼트 광고비 통합 ROI (특허 알고리즘)</w:t>
        <w:br/>
      </w:r>
      <w:r>
        <w:t>· 매장 브랜드 맞춤 콘텐츠 자동 제작 — 매실 스튜디오</w:t>
        <w:br/>
      </w:r>
      <w:r>
        <w:t xml:space="preserve">  - 카카오톡 소식·친구톡·쿠폰</w:t>
        <w:br/>
      </w:r>
      <w:r>
        <w:t xml:space="preserve">  - 카카오 페이지·카카오 비즈니스 블로그 글 (장문 홍보·SEO)</w:t>
        <w:br/>
      </w:r>
      <w:r>
        <w:t xml:space="preserve">  - 카카오 영상보기 쇼츠 (BGM·자막·인트로 자동)</w:t>
        <w:br/>
      </w:r>
      <w:r>
        <w:t xml:space="preserve">  - 매장/요리 사진·홍보 문구</w:t>
        <w:br/>
      </w:r>
      <w:r>
        <w:t xml:space="preserve">  - 카카오 맵 리뷰 답변 콘텐츠</w:t>
        <w:br/>
      </w:r>
      <w:r>
        <w:t>· 카카오 모먼트 광고·카카오톡 친구톡 자동 발송</w:t>
        <w:br/>
      </w:r>
      <w:r>
        <w:t>※ 회계 정리/세금계산서는 본 PoC 외</w:t>
        <w:br/>
      </w:r>
      <w:r>
        <w:br/>
      </w:r>
      <w:r>
        <w:t>🤵 [CS팀 AI = 매요AI — ❶ 매장 운영 지원 + ❷ 자동 응대]</w:t>
        <w:br/>
      </w:r>
      <w:r>
        <w:t>✅ 가능: 카카오톡 채널 채팅·카카오 맵 리뷰·예약 응대 1차 자동 처리·노쇼 관리·매장 사장님 시스템 상담(TTS)</w:t>
        <w:br/>
      </w:r>
      <w:r>
        <w:t>⚠️ 사장님 결정: 불만 클레임·환불 요청·매장 운영 민감 사안 → 4단계 에스컬레이션</w:t>
        <w:br/>
      </w:r>
      <w:r>
        <w:t>에스컬레이션: 자동 응대 → 긴급 알림 → 기존 대화 표시·답변 초안 3개 제시(사과+제안 답변 / 직접 통화 / 잠시 보류) → 사장님 1탭 결정</w:t>
        <w:br/>
      </w:r>
      <w:r>
        <w:br/>
      </w:r>
      <w:r>
        <w:t>【UX 디자인 원칙】 📱 모바일 우선 · 👆 1탭 승인 · 🗣️ 한국어 자연어 · 🎙️ TTS 음성 · 📊 핵심 숫자 3개</w:t>
        <w:br/>
      </w:r>
      <w:r>
        <w:br/>
      </w:r>
      <w:r>
        <w:t>【작은 팀 자동화 운영 구조 (매실패밀리 자체)】</w:t>
        <w:br/>
      </w:r>
      <w:r>
        <w:t>· 자가 진화 회로 3종 가동중 + 매요AI가 추가 인력 없이 시스템 버그 자동 추적·CS 1차 응대 자동 처리</w:t>
        <w:br/>
      </w:r>
      <w:r>
        <w:t>· 2인 핵심 인력으로 1억 PoC 수행 가능 — 소수 인력 + AI 자동화 작은 팀 SaaS 모델</w:t>
        <w:br/>
      </w:r>
      <w:r>
        <w:br/>
      </w:r>
      <w:r>
        <w:t>【매실 파트너스 (사업화 단계 매장 자연 모집 동력)】</w:t>
        <w:br/>
      </w:r>
      <w:r>
        <w:t>인플루언서·에이전시·교육자·크리에이터 4종 채널, maesil-insight 5 테이블·17 메서드 가동중</w:t>
      </w:r>
    </w:p>
    <w:p w14:paraId="7006CB1C" w14:textId="77777777" w:rsidR="00330EF5" w:rsidRDefault="00330EF5">
      <w:pPr>
        <w:pStyle w:val="a6"/>
        <w:ind w:left="602" w:hanging="602"/>
      </w:pPr>
    </w:p>
    <w:p w14:paraId="70C63B35"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jc w:val="left"/>
        <w:rPr>
          <w:rFonts w:ascii="휴먼명조" w:eastAsia="휴먼명조" w:hAnsi="휴먼명조"/>
          <w:sz w:val="30"/>
          <w:szCs w:val="30"/>
        </w:rPr>
      </w:pPr>
      <w:r/>
      <w:r>
        <w:t>【6개월 PoC 일정】</w:t>
        <w:br/>
      </w:r>
      <w:r>
        <w:t>▶ M1 (7월) 협약·환경 준비 — 카카오 비즈니스 API 7종 + 카카오모빌리티 3종 환경 액세스 + 카카오 i 클라우드 마이그레이션 + 매요AI UI 1차 디자인·5명 사용성 테스트</w:t>
        <w:br/>
      </w:r>
      <w:r>
        <w:t>【PoC 매장 모집 채널 4종】 ① 김대희 CTO 배마마 식당 동네 매장 추천 ② 매실 파트너스 4종 채널 ③ 매실 인사이트 cases.html 공개 검증 ④ 카카오모빌리티 PMO 협조 모집 캠페인</w:t>
        <w:br/>
      </w:r>
      <w:r>
        <w:br/>
      </w:r>
      <w:r>
        <w:t>▶ M2 (8월) ❶ 고객·상권 인사이트 + 카카오 맵 매장 정보·사진 자동 업로드 + 매요AI 매일 통합 보고 1차 가동 + PoC 매장 30개 + 월 1회 매장 사장님 인터뷰</w:t>
        <w:br/>
      </w:r>
      <w:r>
        <w:t>▶ M3 (9월) ❸ 콘텐츠 자동 생성 1차 — 카카오톡 친구톡·소식·쿠폰 자동 발송 + 매요AI 1탭 승인 UI 검증 + PoC 80개 + 월 1회 인터뷰</w:t>
        <w:br/>
      </w:r>
      <w:r>
        <w:t>▶ M4 (10월) ❷ 프로모션 전략 자동 추천 + 카카오 영상보기 쇼츠 자동 생성 + 카카오 모먼트 광고 자동 운영(특허 ROI) + 1차 광고 효율 측정 + PoC 130개 + 월 1회 인터뷰</w:t>
        <w:br/>
      </w:r>
      <w:r>
        <w:t>▶ M5 (11월) ❸ 콘텐츠 자동 생성 확장 — 카카오 맵 리뷰 답변·톡예약 자동 응대(외식·미용업 50개)·노쇼 관리·매요AI 상담 정식 적용 + PoC 200개 + 2차 효과 측정 + NPS 측정</w:t>
        <w:br/>
      </w:r>
      <w:r>
        <w:t>▶ M6 (12월) PoC 결과 보고서 — 3대 기능 달성률·매요AI 통합 보고 정확도·1탭 승인 응답률·NPS·잔존율·광고 효율 향상·도구 사용량 증대 → 카카오 비즈니스 파트너센터 입점 사업화 협약 의향 확보</w:t>
      </w:r>
    </w:p>
    <w:p w14:paraId="681FCCDC" w14:textId="77777777" w:rsidR="00330EF5" w:rsidRDefault="00330EF5">
      <w:pPr>
        <w:pStyle w:val="a6"/>
        <w:ind w:left="602" w:hanging="602"/>
      </w:pPr>
    </w:p>
    <w:p w14:paraId="270304E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jc w:val="left"/>
        <w:rPr>
          <w:rFonts w:ascii="휴먼명조" w:eastAsia="휴먼명조" w:hAnsi="휴먼명조"/>
          <w:sz w:val="30"/>
          <w:szCs w:val="30"/>
        </w:rPr>
      </w:pPr>
      <w:r/>
      <w:r>
        <w:t>【① 사업기획팀 PMO 협업 — 매월 정기 회의】</w:t>
        <w:br/>
      </w:r>
      <w: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br/>
      </w:r>
      <w:r>
        <w:br/>
      </w:r>
      <w:r>
        <w:t>【② POI서비스팀 협업 — 방문·매장 데이터 + 상권분석 환경 심층 활용】</w:t>
        <w:br/>
      </w:r>
      <w:r>
        <w:t>· 카카오모빌리티 제공 「방문·매장 기반 데이터 + 상권분석 환경」을 매실 인사이트 정산 변환 특허 알고리즘에 결합</w:t>
        <w:br/>
      </w:r>
      <w:r>
        <w:t>· 카카오 장소 ID ↔ 매장 식별자 자동 매핑 (매실 보완 특허 SSOT 매칭·n-gram 유사도 + 정규화 키)</w:t>
        <w:br/>
      </w:r>
      <w:r>
        <w:t>· 매실 스튜디오 매장 브랜드 맞춤 콘텐츠(요리 사진·메뉴 설명·영업시간·이벤트·블로그 글)를 카카오 맵 POI에 운영자 승인 후 자동 업로드</w:t>
        <w:br/>
      </w:r>
      <w:r>
        <w:t>→ 카카오 맵 매장 페이지 품질 직접 상승 → 카카오T 사용자 매장 발견·방문 전환율 자연 증대 → POI서비스팀 KPI 정량 향상</w:t>
        <w:br/>
      </w:r>
      <w:r>
        <w:br/>
      </w:r>
      <w:r>
        <w:t>【③ 미래플랫폼경제연구소 협업 — 고객 유형·방문 패턴 데이터 결합 분석】</w:t>
        <w:br/>
      </w:r>
      <w:r>
        <w:t>· 카카오모빌리티 「고객 유형·방문 패턴 분석을 위한 데이터 연계 환경」 + 카카오 페이 결제 데이터 + 매장 운영 데이터 결합 심층 분석</w:t>
        <w:br/>
      </w:r>
      <w:r>
        <w:t>· 매장별 마케팅 인사이트·맞춤형 프로모션 전략 추천 정확도 향상</w:t>
        <w:br/>
      </w:r>
      <w:r>
        <w:t>· 한국 소상공인 디지털 격차 해소 정책 공동 보고서 발간 (카카오 ESG·중기부 정책 정합)</w:t>
        <w:br/>
      </w:r>
      <w:r>
        <w:br/>
      </w:r>
      <w:r>
        <w:t>【공통 PoC 환경】</w:t>
        <w:br/>
      </w:r>
      <w:r>
        <w:t>카카오모빌리티 「서비스 기획·검증을 위한 실무 및 테스트·PoC 환경」을 매실 에이전시 자체 가동중 시스템(6 AI 에이전트 + 8 SaaS) 연동. 카카오 i 클라우드 국내 리전 마이그레이션 후 200개 매장 단계별 적용·검증.</w:t>
        <w:br/>
      </w:r>
      <w:r>
        <w:br/>
      </w:r>
      <w:r>
        <w:t>【API·정책 안전 장치】</w:t>
        <w:br/>
      </w:r>
      <w:r>
        <w:t>· 카카오 비즈니스 OAuth 권한 격리 · 매장별 데이터 분리(테넌트 격리)</w:t>
        <w:br/>
      </w:r>
      <w:r>
        <w:t>· LLM 호출 시 개인정보 비식별화 마스킹 · 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036A2C4A" w14:textId="77777777" w:rsidR="00330EF5" w:rsidRDefault="00330EF5">
      <w:pPr>
        <w:pStyle w:val="a6"/>
        <w:ind w:left="602" w:hanging="602"/>
      </w:pPr>
    </w:p>
    <w:p w14:paraId="1B31C2B1" w14:textId="77777777" w:rsidR="00330EF5" w:rsidRDefault="00544938">
      <w:pPr>
        <w:pStyle w:val="a6"/>
        <w:ind w:left="602" w:hanging="602"/>
        <w:jc w:val="left"/>
        <w:rPr>
          <w:rFonts w:ascii="휴먼명조" w:eastAsia="휴먼명조" w:hAnsi="휴먼명조"/>
          <w:sz w:val="30"/>
          <w:szCs w:val="30"/>
        </w:rPr>
      </w:pPr>
      <w:r/>
      <w:r>
        <w:t>【본 사업의 본질 — 정부 R&amp;D 개발·실증 과제】</w:t>
        <w:br/>
      </w:r>
      <w:r>
        <w:t>본 PoC는 영세 자영업자에게 AI 시스템 접근성을 제공하는 시스템 개발·실증이 1차 목적.</w:t>
        <w:br/>
      </w:r>
      <w:r>
        <w:t>매실패밀리가 본 사업으로 수익을 추구하는 것이 아니며, 요금 정책·사업화 모델은 본 PoC 종료 후 별도 후속 검토 영역.</w:t>
        <w:br/>
      </w:r>
      <w:r>
        <w:br/>
      </w:r>
      <w:r>
        <w:t>【정부 정책 정합】</w:t>
        <w:br/>
      </w:r>
      <w:r>
        <w:t>· 전국민 AI 접근성 확대 정책 기조와 정합</w:t>
        <w:br/>
      </w:r>
      <w:r>
        <w:t>· 중기부 소상공인 디지털 격차 해소 정책 정합</w:t>
        <w:br/>
      </w:r>
      <w:r>
        <w:t>· 카카오모빌리티 협업으로 본 PoC 검증 후 향후 플랫폼 서비스 연계 사업화 (공고문 명시 목표)</w:t>
        <w:br/>
      </w:r>
      <w:r>
        <w:br/>
      </w:r>
      <w:r>
        <w:t>【시장 잠재력 (참고용)】</w:t>
        <w:br/>
      </w:r>
      <w:r>
        <w:t>· 국내 소상공인 약 700만 사업체 (통계청 「소상공인 실태조사」 2024)</w:t>
        <w:br/>
      </w:r>
      <w:r>
        <w:t>· 카카오톡 채널 운영 소상공인 매장 약 200만개 (카카오 비즈니스 임팩트 리포트 2025)</w:t>
        <w:br/>
      </w:r>
      <w:r>
        <w:t>· 본 PoC는 거대 시장 진입이 목표가 아닌, 매장 한 곳씩 차근차근 정착하는 모델</w:t>
        <w:br/>
      </w:r>
      <w:r>
        <w:br/>
      </w:r>
      <w:r>
        <w:t>【본 PoC 1억원 사업비 활용 목적】</w:t>
        <w:br/>
      </w:r>
      <w:r>
        <w:t>매장 사장님 200개에게 AI 시스템을 안정적으로 도달·실증·UX 개선하기 위한 개발·운영 예산</w:t>
        <w:br/>
      </w:r>
      <w:r>
        <w:t>(매실패밀리 수익 발생이 아닌 정부 R&amp;D 본 과제 수행 자체가 목적)</w:t>
      </w:r>
    </w:p>
    <w:p w14:paraId="5F06AF6E" w14:textId="77777777" w:rsidR="00330EF5" w:rsidRDefault="00330EF5">
      <w:pPr>
        <w:pStyle w:val="a6"/>
        <w:ind w:left="602" w:hanging="602"/>
      </w:pPr>
    </w:p>
    <w:p w14:paraId="1E84F278"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jc w:val="left"/>
        <w:rPr>
          <w:rFonts w:ascii="휴먼명조" w:eastAsia="휴먼명조" w:hAnsi="휴먼명조"/>
          <w:sz w:val="30"/>
          <w:szCs w:val="30"/>
        </w:rPr>
      </w:pPr>
      <w:r/>
      <w:r>
        <w:t>【1차 사회적 가치 — 영세 자영업자 4가지 실제 문제 해결 + 정부 정책 정합】</w:t>
        <w:br/>
      </w:r>
      <w:r>
        <w:t>❶ 매장 운영 지원 → 매요AI 매일 보고로 사장님 운영 부담 경감·시간 회복</w:t>
        <w:br/>
      </w:r>
      <w:r>
        <w:t>❷ 자동 응대 → 가게 운영 중에도 카카오톡 채팅·맵 리뷰·예약 실시간 1차 자동·민감 케이스만 사장님 결정</w:t>
        <w:br/>
      </w:r>
      <w:r>
        <w:t>❸ 마케팅 지원 → 매장 한정된 광고비 그대로 ROI 자동 최적화·외주 의존 없이 효율 향상</w:t>
        <w:br/>
      </w:r>
      <w:r>
        <w:t>❹ 콘텐츠 제작 → 외주 부담 없이 매실 스튜디오 자동 생성·1클릭 승인</w:t>
        <w:br/>
      </w:r>
      <w:r>
        <w:br/>
      </w:r>
      <w:r>
        <w:t>✅ 결과: 외주·인력 채용 모두 어려운 영세 자영업자가 매장 운영·매출 안정화·가족/여가 시간 회복 → 폐업률 감소·디지털 격차 해소</w:t>
        <w:br/>
      </w:r>
      <w:r>
        <w:br/>
      </w:r>
      <w:r>
        <w:t>【정부 정책 정합】</w:t>
        <w:br/>
      </w:r>
      <w:r>
        <w:t>· 전국민 AI 접근성 확대 정책 기조 정합 — 소공인이 부담 없이 실제 사용 가능한 AI 시스템 개발·실증</w:t>
        <w:br/>
      </w:r>
      <w:r>
        <w:t>· 중기부 소상공인 디지털 격차 해소 정책 정합</w:t>
        <w:br/>
      </w:r>
      <w:r>
        <w:t>· 매실패밀리·미래플랫폼경제연구소·카카오 공동 분석 보고서로 소상공인 디지털 전환 정책 사례 발간</w:t>
        <w:br/>
      </w:r>
      <w:r>
        <w:br/>
      </w:r>
      <w:r>
        <w:t>【2차 카카오모빌리티 부서별 동반 효익 — 자연 발생】</w:t>
        <w:br/>
      </w:r>
      <w:r>
        <w:t>① PMO — 도구 활용 효율 자연 향상 → 광고 매출 자연 안정화 + 데이터 자연 축적</w:t>
        <w:br/>
      </w:r>
      <w:r>
        <w:t>② POI서비스팀 — 카카오 맵 매장 페이지 품질 자연 향상 → 카카오T 사용자 매장 발견·방문 전환율 자연 증대</w:t>
        <w:br/>
      </w:r>
      <w:r>
        <w:t>③ 미래플랫폼경제연구소 — 카카오T 이동 + 페이 결제 + 매장 운영 결합 데이터 → 소상공인 정책 보고서 공동 발간</w:t>
        <w:br/>
      </w:r>
      <w:r>
        <w:br/>
      </w:r>
      <w:r>
        <w:t>【향후 플랫폼 서비스 연계 사업화 (공고문 명시·본 PoC 종료 후 검토)】</w:t>
        <w:br/>
      </w:r>
      <w: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jc w:val="left"/>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1391233C" w14:textId="77777777" w:rsidR="00330EF5" w:rsidRDefault="00330EF5">
      <w:pPr>
        <w:pStyle w:val="a6"/>
        <w:ind w:left="602" w:hanging="602"/>
      </w:pPr>
    </w:p>
    <w:p w14:paraId="4201771C" w14:textId="77777777" w:rsidR="00330EF5" w:rsidRDefault="00544938">
      <w:pPr>
        <w:pStyle w:val="a6"/>
        <w:ind w:left="602" w:hanging="602"/>
        <w:jc w:val="left"/>
        <w:rPr>
          <w:rFonts w:ascii="휴먼명조" w:eastAsia="휴먼명조" w:hAnsi="휴먼명조"/>
          <w:sz w:val="30"/>
          <w:szCs w:val="30"/>
        </w:rPr>
      </w:pPr>
      <w:r/>
      <w:r>
        <w:t>【① 소상공인 매장 사장님 1차 정착】</w:t>
        <w:br/>
      </w:r>
      <w:r>
        <w:t>AI 매장 매니저로 영세 자영업자·1인 매장·소규모 외식/미용/서비스업 사장님이 부담 없이 사용. 매실 파트너스 4종 채널 → 동네 매장 단위 추천 확산. PoC 6개월 200개 매장 정착 → 사업화 단계 매장 1곳씩 차근차근 정착 모델 (사업화 단계 요금 정책은 본 PoC 종료 후 검토).</w:t>
        <w:br/>
      </w:r>
      <w:r>
        <w:br/>
      </w:r>
      <w:r>
        <w:t>【② 카카오 비즈니스 파트너센터 입점 매장 도달】</w:t>
        <w:br/>
      </w:r>
      <w:r>
        <w:t>PoC 검증 시 매실패밀리 = 카카오 공식 마케팅 SaaS 입점 후보. 카카오톡 채널 운영 매장 사장님에게 동네 단위로 점진 접근 → 매장 사장님 자연 확장 + 카카오 비즈니스 가입자 동반 성장.</w:t>
        <w:br/>
      </w:r>
      <w:r>
        <w:br/>
      </w:r>
      <w:r>
        <w:t>【③ 매장 사장님 성장 후 단계별 서비스 옵션】</w:t>
        <w:br/>
      </w:r>
      <w: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br/>
      </w:r>
      <w:r>
        <w:br/>
      </w:r>
      <w:r>
        <w:t>【본 사업의 본질】</w:t>
        <w:br/>
      </w:r>
      <w:r>
        <w:t>거대 SaaS·글로벌 진출 야망이 아닌 영세 자영업자에게 AI 시스템 접근성을 제공하는 정부 R&amp;D 개발 과제. 본 PoC는 국내 소상공인 정착이 목표·향후 확장도 매장 단위 차근차근 정착 모델 유지.</w:t>
      </w:r>
    </w:p>
    <w:p w14:paraId="4D433D7F" w14:textId="77777777" w:rsidR="00330EF5" w:rsidRDefault="00330EF5">
      <w:pPr>
        <w:pStyle w:val="a6"/>
        <w:ind w:left="602" w:hanging="602"/>
      </w:pPr>
    </w:p>
    <w:p w14:paraId="279B003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jc w:val="left"/>
        <w:rPr>
          <w:rFonts w:ascii="휴먼명조" w:eastAsiaTheme="minorEastAsia" w:hAnsi="휴먼명조" w:hint="eastAsia"/>
          <w:sz w:val="30"/>
          <w:szCs w:val="30"/>
        </w:rPr>
      </w:pPr>
      <w:r/>
      <w:r>
        <w:t>【매장 사장님 자생력】</w:t>
        <w:br/>
      </w:r>
      <w:r>
        <w:t>매장 사장님이 외주 의존 없이 직접 마케팅·운영 자율 수행 가능 → 자영업자 폐업률 감소·매출 안정화 기여. 매실 파트너스 4종 채널(인플루언서·에이전시·교육자·크리에이터, maesil-insight 5 테이블·17 메서드)로 카카오T·카카오 비즈니스 매장 추가 가입 동력 확보.</w:t>
        <w:br/>
      </w:r>
      <w:r>
        <w:br/>
      </w:r>
      <w:r>
        <w:t>【매실 자체 지속가능성】</w:t>
        <w:br/>
      </w:r>
      <w: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br/>
      </w:r>
      <w:r>
        <w:br/>
      </w:r>
      <w:r>
        <w:t>【5계층 기술 보호】</w:t>
        <w:br/>
      </w:r>
      <w:r>
        <w:t>① 메인 특허 1건 출원 완료 (2026.04.08·김대희) ② 보완 특허 출원 예정 (SSOT 매칭) ③ 영업비밀 원본증명서비스(한국지식재산보호원 무료) ④ TIPA 기술자료 임치 분기 1회 (대중소기업 상생협력 촉진법 §24의2) ⑤ 카카오 비즈니스 OAuth 권한 격리</w:t>
        <w:br/>
      </w:r>
      <w:r>
        <w:br/>
      </w:r>
      <w:r>
        <w:t>【본 사업의 지속가능성 모델】</w:t>
        <w:br/>
      </w:r>
      <w:r>
        <w:t>매장 1만+ 같은 거대 도달이 아닌 매장 사장님 한 분 한 분에게 안정적으로 도달하고 외주 의존 없이 자생력을 키워드리는 것</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(법무법인·회계법인 협업)</w:t>
            </w:r>
          </w:p>
        </w:tc>
        <w:tc>
          <w:tcPr>
            <w:tcW w:w="3194" w:type="dxa"/>
            <w:tcBorders>
              <w:top w:val="single" w:sz="2" w:space="0" w:color="000000"/>
              <w:left w:val="single" w:sz="2" w:space="0" w:color="000000"/>
              <w:bottom w:val="single" w:sz="2" w:space="0" w:color="000000"/>
              <w:right w:val="single" w:sz="2" w:space="0" w:color="000000"/>
            </w:tcBorders>
          </w:tcPr>
          <w:p>
            <w:r/>
          </w:p>
          <w:p>
            <w:r>
              <w:t>【법무법인 협업】 15,000,000 — 매실패밀리 자체 영역에 집중: 서비스 약관·개인정보 처리방침 작성/검토, 카카오 비즈니스 API 라이선스·이용 조건 검토, AI 자동 응대·자동 추천 시 매실패밀리의 책임 소재·면책 약관 자문, 매실 영업비밀·기술자료 임치 관련 법무 검토, 특허 출원·등록 변리사 자문 연계. 【회계법인 협업】 15,000,000 — 매실 인사이트 정산 변환 특허 알고리즘 회계 정합성 검증(특허 청구항 4종 폐루프), 카카오 페이 정산·카카오 모먼트 광고비 회계 처리 검증, 매장 매출/이익률/원가 분석 알고리즘 회계 정합성 제3자 검증, 매실패밀리 본 사업비 정산 자료 회계 자문·분기별 정산 보고 검토. ※ 매장 사장님 개별 CS 응대 법무 자문은 본 사업 영역 외(소공인 눈높이·실제 일상 CS는 사장님이 1탭 결정 구조). 증빙: 법무법인·회계법인 세금계산서·자문 계약서·검토서·산출물·통장이체.</w:t>
            </w:r>
          </w:p>
        </w:tc>
        <w:tc>
          <w:tcPr>
            <w:tcW w:w="3194" w:type="dxa"/>
            <w:tcBorders>
              <w:top w:val="single" w:sz="2" w:space="0" w:color="000000"/>
              <w:left w:val="single" w:sz="2" w:space="0" w:color="000000"/>
              <w:bottom w:val="single" w:sz="2" w:space="0" w:color="000000"/>
              <w:right w:val="single" w:sz="2" w:space="0" w:color="000000"/>
            </w:tcBorders>
          </w:tcPr>
          <w:p>
            <w:r/>
          </w:p>
          <w:p>
            <w:r>
              <w:t>30,000,000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(매장 인터뷰 인센티브)</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매월 1회 1대1 인터뷰 진행을 위한 매장 사장님 감사 기프티콘·인센티브 지급 (매장 200개 × 6개월 × 평균 3,000~5,000원 기프티콘 = 약 4,000,000) + PoC 매장 사장님 NPS 설문·UX 피드백 수집 플랫폼 사용료. 증빙: 카카오톡 선물하기 결제 영수증·설문 플랫폼 인보이스·통장이체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5,000,000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 기준 편성. 【사업비 집행 방식】 협약 체결 후 정부 사업비 전용 통장 + 사업비 전용 카드 → 매월 사용분 자동결제 + 분기별 정산 보고. 【인프라 정합】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시제품제작비(HW) 미편성·클라우드/LLM 인프라 중심 재료비 확대.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